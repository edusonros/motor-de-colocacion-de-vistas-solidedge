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E4FC0" w14:textId="51E18530" w:rsidR="004D59E5" w:rsidRDefault="003F7978">
      <w:r>
        <w:t xml:space="preserve">Bien, vamos a reorganizar la visibilidad de la aplicación:  para eso me voy a basar </w:t>
      </w:r>
      <w:proofErr w:type="spellStart"/>
      <w:r>
        <w:t>enm</w:t>
      </w:r>
      <w:proofErr w:type="spellEnd"/>
      <w:r>
        <w:t xml:space="preserve"> imágenes de </w:t>
      </w:r>
      <w:proofErr w:type="gramStart"/>
      <w:r>
        <w:t>las diferentes pantalla</w:t>
      </w:r>
      <w:proofErr w:type="gramEnd"/>
      <w:r>
        <w:t xml:space="preserve">. Lo primero que vamos a hacer es crear una 5ª pestaña, llama “Opciones de </w:t>
      </w:r>
      <w:proofErr w:type="spellStart"/>
      <w:r>
        <w:t>Generacion</w:t>
      </w:r>
      <w:proofErr w:type="spellEnd"/>
      <w:r>
        <w:t xml:space="preserve">”, ya </w:t>
      </w:r>
      <w:proofErr w:type="spellStart"/>
      <w:r>
        <w:t>esta</w:t>
      </w:r>
      <w:proofErr w:type="spellEnd"/>
      <w:r>
        <w:t xml:space="preserve"> pestaña va a ir todo lo que te voy a </w:t>
      </w:r>
      <w:proofErr w:type="gramStart"/>
      <w:r>
        <w:t>decir ,</w:t>
      </w:r>
      <w:proofErr w:type="gramEnd"/>
      <w:r>
        <w:t xml:space="preserve"> pantalla </w:t>
      </w:r>
      <w:proofErr w:type="gramStart"/>
      <w:r>
        <w:t>por  pantalla</w:t>
      </w:r>
      <w:proofErr w:type="gramEnd"/>
      <w:r>
        <w:t>.</w:t>
      </w:r>
    </w:p>
    <w:p w14:paraId="72857BF5" w14:textId="3938CBC4" w:rsidR="003F7978" w:rsidRDefault="003F7978">
      <w:proofErr w:type="gramStart"/>
      <w:r>
        <w:t>Además</w:t>
      </w:r>
      <w:proofErr w:type="gramEnd"/>
      <w:r>
        <w:t xml:space="preserve"> quiero que en cada una de las opciones que vamos a pasar a esa pestaña/pantalla tenga como un botón explicativo de la función o labor que hace y que se abra como un bocadillo de un comic.</w:t>
      </w:r>
    </w:p>
    <w:p w14:paraId="0E882D37" w14:textId="35A6514E" w:rsidR="003F7978" w:rsidRDefault="003F7978">
      <w:r>
        <w:t>De la primera pestaña nos vamos a llevar lo siguiente:</w:t>
      </w:r>
    </w:p>
    <w:p w14:paraId="6D050BBD" w14:textId="121D1C25" w:rsidR="003F7978" w:rsidRDefault="003F7978">
      <w:r>
        <w:rPr>
          <w:noProof/>
        </w:rPr>
        <w:drawing>
          <wp:inline distT="0" distB="0" distL="0" distR="0" wp14:anchorId="54ABB44C" wp14:editId="224641D2">
            <wp:extent cx="5397500" cy="3029585"/>
            <wp:effectExtent l="0" t="0" r="0" b="0"/>
            <wp:docPr id="186444031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302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13000" w14:textId="683DAD17" w:rsidR="003F7978" w:rsidRDefault="003F7978">
      <w:r>
        <w:t>El bloque “</w:t>
      </w:r>
      <w:proofErr w:type="spellStart"/>
      <w:r>
        <w:t>Templates</w:t>
      </w:r>
      <w:proofErr w:type="spellEnd"/>
      <w:r>
        <w:t xml:space="preserve">”, Con “Formato” y los </w:t>
      </w:r>
      <w:proofErr w:type="gramStart"/>
      <w:r>
        <w:t>botones  de</w:t>
      </w:r>
      <w:proofErr w:type="gramEnd"/>
      <w:r>
        <w:t xml:space="preserve"> Progreso, estado y metadatos DFT, eso se va a la nueva y ultima pestaña, con lo que </w:t>
      </w:r>
      <w:proofErr w:type="spellStart"/>
      <w:r>
        <w:t>redistribuiremso</w:t>
      </w:r>
      <w:proofErr w:type="spellEnd"/>
      <w:r>
        <w:t xml:space="preserve"> la pantalla de </w:t>
      </w:r>
      <w:r w:rsidR="001C118C">
        <w:t xml:space="preserve">tal manera que </w:t>
      </w:r>
      <w:proofErr w:type="gramStart"/>
      <w:r w:rsidR="001C118C">
        <w:t>quede  de</w:t>
      </w:r>
      <w:proofErr w:type="gramEnd"/>
      <w:r w:rsidR="001C118C">
        <w:t xml:space="preserve"> la manera siguiente:</w:t>
      </w:r>
    </w:p>
    <w:p w14:paraId="1D076054" w14:textId="77777777" w:rsidR="001C118C" w:rsidRDefault="001C118C">
      <w:r>
        <w:t xml:space="preserve">Las </w:t>
      </w:r>
      <w:proofErr w:type="gramStart"/>
      <w:r>
        <w:t>pestañas ,</w:t>
      </w:r>
      <w:proofErr w:type="gramEnd"/>
      <w:r>
        <w:t xml:space="preserve"> cada una tendrá un color (te lo dejo </w:t>
      </w:r>
      <w:proofErr w:type="spellStart"/>
      <w:proofErr w:type="gramStart"/>
      <w:r>
        <w:t>elegir,pero</w:t>
      </w:r>
      <w:proofErr w:type="spellEnd"/>
      <w:proofErr w:type="gramEnd"/>
      <w:r>
        <w:t xml:space="preserve"> que siga siendo en plan industrial, como hierros oxidados o colores </w:t>
      </w:r>
      <w:proofErr w:type="spellStart"/>
      <w:r>
        <w:t>acedro</w:t>
      </w:r>
      <w:proofErr w:type="spellEnd"/>
      <w:r>
        <w:t xml:space="preserve"> </w:t>
      </w:r>
      <w:proofErr w:type="spellStart"/>
      <w:r>
        <w:t>korten</w:t>
      </w:r>
      <w:proofErr w:type="spellEnd"/>
      <w:r>
        <w:t xml:space="preserve"> en </w:t>
      </w:r>
      <w:proofErr w:type="spellStart"/>
      <w:r>
        <w:t>sujs</w:t>
      </w:r>
      <w:proofErr w:type="spellEnd"/>
      <w:r>
        <w:t xml:space="preserve"> grados, para poder </w:t>
      </w:r>
      <w:proofErr w:type="spellStart"/>
      <w:r>
        <w:t>direferencialos</w:t>
      </w:r>
      <w:proofErr w:type="spellEnd"/>
      <w:r>
        <w:t xml:space="preserve">.  “Componentes detectados del </w:t>
      </w:r>
      <w:proofErr w:type="spellStart"/>
      <w:r>
        <w:t>asm</w:t>
      </w:r>
      <w:proofErr w:type="spellEnd"/>
      <w:r>
        <w:t xml:space="preserve">” lo dejamos en ese lugar, </w:t>
      </w:r>
      <w:proofErr w:type="spellStart"/>
      <w:r>
        <w:t>ganadole</w:t>
      </w:r>
      <w:proofErr w:type="spellEnd"/>
      <w:r>
        <w:t xml:space="preserve"> altura hacia el inferior, ya que ahí colocaremos la barra de “Progreso y estado </w:t>
      </w:r>
      <w:proofErr w:type="gramStart"/>
      <w:r>
        <w:t>de la gen</w:t>
      </w:r>
      <w:proofErr w:type="gramEnd"/>
      <w:r>
        <w:t xml:space="preserve"> </w:t>
      </w:r>
      <w:proofErr w:type="spellStart"/>
      <w:r>
        <w:t>ertación</w:t>
      </w:r>
      <w:proofErr w:type="spellEnd"/>
      <w:r>
        <w:t xml:space="preserve">”, con la barra de estado para las </w:t>
      </w:r>
      <w:proofErr w:type="gramStart"/>
      <w:r>
        <w:t>piezas  individuales</w:t>
      </w:r>
      <w:proofErr w:type="gramEnd"/>
      <w:r>
        <w:t xml:space="preserve">, y la barra de estado por pieza mas la del conjunto cuando sean </w:t>
      </w:r>
      <w:proofErr w:type="spellStart"/>
      <w:r>
        <w:t>asm</w:t>
      </w:r>
      <w:proofErr w:type="spellEnd"/>
      <w:r>
        <w:t xml:space="preserve">.  </w:t>
      </w:r>
      <w:proofErr w:type="spellStart"/>
      <w:r>
        <w:t>Ademas</w:t>
      </w:r>
      <w:proofErr w:type="spellEnd"/>
      <w:r>
        <w:t xml:space="preserve"> </w:t>
      </w:r>
      <w:proofErr w:type="gramStart"/>
      <w:r>
        <w:t>aumentaremos  a</w:t>
      </w:r>
      <w:proofErr w:type="gramEnd"/>
      <w:r>
        <w:t xml:space="preserve"> 1000 en ve de los 360 que habíamos puesto de base. Hora actual, Tiempo por pieza, Tiempo Total y Estado se mantienen igual.</w:t>
      </w:r>
    </w:p>
    <w:p w14:paraId="5756F5A9" w14:textId="1337A8A3" w:rsidR="001C118C" w:rsidRDefault="001C118C">
      <w:r>
        <w:t xml:space="preserve">En la columna de la derecha se distribuyen las dos que quedan divididas </w:t>
      </w:r>
      <w:proofErr w:type="gramStart"/>
      <w:r>
        <w:t>e</w:t>
      </w:r>
      <w:proofErr w:type="gramEnd"/>
      <w:r>
        <w:t xml:space="preserve"> altura por la mitad, y quedará LOG arriba, con los botones, y “Vista Previa abajo.</w:t>
      </w:r>
    </w:p>
    <w:p w14:paraId="505BA2DE" w14:textId="216A4C5E" w:rsidR="001C118C" w:rsidDel="0018627D" w:rsidRDefault="001C118C">
      <w:pPr>
        <w:rPr>
          <w:del w:id="0" w:author="OT 4" w:date="2026-05-15T14:14:00Z" w16du:dateUtc="2026-05-15T12:14:00Z"/>
        </w:rPr>
      </w:pPr>
      <w:r>
        <w:t xml:space="preserve">Debajo de las dos columnas quitamos </w:t>
      </w:r>
      <w:proofErr w:type="gramStart"/>
      <w:r>
        <w:t>todos  los</w:t>
      </w:r>
      <w:proofErr w:type="gramEnd"/>
      <w:r>
        <w:t xml:space="preserve"> botones menos “Generar” en color verde de fondo, y “Stop” en color de fonde Rojo</w:t>
      </w:r>
    </w:p>
    <w:p w14:paraId="01E958E5" w14:textId="77777777" w:rsidR="0018627D" w:rsidRDefault="0018627D">
      <w:pPr>
        <w:rPr>
          <w:ins w:id="1" w:author="OT 4" w:date="2026-05-15T14:14:00Z" w16du:dateUtc="2026-05-15T12:14:00Z"/>
        </w:rPr>
      </w:pPr>
    </w:p>
    <w:p w14:paraId="1F2BFD17" w14:textId="6BE41CF7" w:rsidR="0018627D" w:rsidRDefault="0018627D">
      <w:pPr>
        <w:rPr>
          <w:ins w:id="2" w:author="OT 4" w:date="2026-05-15T14:14:00Z" w16du:dateUtc="2026-05-15T12:14:00Z"/>
        </w:rPr>
      </w:pPr>
      <w:ins w:id="3" w:author="OT 4" w:date="2026-05-15T14:14:00Z" w16du:dateUtc="2026-05-15T12:14:00Z">
        <w:r>
          <w:lastRenderedPageBreak/>
          <w:t>En la segunda pantalla que es la siguiente:</w:t>
        </w:r>
      </w:ins>
    </w:p>
    <w:p w14:paraId="3D346C8A" w14:textId="1837F84E" w:rsidR="0018627D" w:rsidRDefault="0018627D">
      <w:pPr>
        <w:rPr>
          <w:ins w:id="4" w:author="OT 4" w:date="2026-05-15T14:14:00Z" w16du:dateUtc="2026-05-15T12:14:00Z"/>
        </w:rPr>
      </w:pPr>
      <w:ins w:id="5" w:author="OT 4" w:date="2026-05-15T14:15:00Z" w16du:dateUtc="2026-05-15T12:15:00Z">
        <w:r>
          <w:rPr>
            <w:noProof/>
          </w:rPr>
          <w:drawing>
            <wp:inline distT="0" distB="0" distL="0" distR="0" wp14:anchorId="3B5927F9" wp14:editId="4A89BE7D">
              <wp:extent cx="5391150" cy="2995930"/>
              <wp:effectExtent l="0" t="0" r="0" b="0"/>
              <wp:docPr id="395078421" name="Imagen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/>
                      <pic:cNvPicPr>
                        <a:picLocks noChangeAspect="1" noChangeArrowheads="1"/>
                      </pic:cNvPicPr>
                    </pic:nvPicPr>
                    <pic:blipFill>
                      <a:blip r:embed="rId5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391150" cy="29959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5C5AEDDA" w14:textId="667AE46E" w:rsidR="001C118C" w:rsidRDefault="0018627D">
      <w:pPr>
        <w:rPr>
          <w:ins w:id="6" w:author="OT 4" w:date="2026-05-15T14:18:00Z" w16du:dateUtc="2026-05-15T12:18:00Z"/>
        </w:rPr>
      </w:pPr>
      <w:ins w:id="7" w:author="OT 4" w:date="2026-05-15T14:16:00Z" w16du:dateUtc="2026-05-15T12:16:00Z">
        <w:r>
          <w:t xml:space="preserve">Vamos a quitar la pantalla de “Vista previo del </w:t>
        </w:r>
        <w:proofErr w:type="spellStart"/>
        <w:r>
          <w:t>ultimo</w:t>
        </w:r>
        <w:proofErr w:type="spellEnd"/>
        <w:r>
          <w:t xml:space="preserve"> PDF </w:t>
        </w:r>
        <w:proofErr w:type="gramStart"/>
        <w:r>
          <w:t>Generado</w:t>
        </w:r>
      </w:ins>
      <w:ins w:id="8" w:author="OT 4" w:date="2026-05-15T14:17:00Z" w16du:dateUtc="2026-05-15T12:17:00Z">
        <w:r>
          <w:t>”  Alargaremos</w:t>
        </w:r>
        <w:proofErr w:type="gramEnd"/>
        <w:r>
          <w:t xml:space="preserve">   </w:t>
        </w:r>
        <w:proofErr w:type="spellStart"/>
        <w:r>
          <w:t>yla</w:t>
        </w:r>
        <w:proofErr w:type="spellEnd"/>
        <w:r>
          <w:t xml:space="preserve"> columna de la </w:t>
        </w:r>
      </w:ins>
      <w:proofErr w:type="spellStart"/>
      <w:ins w:id="9" w:author="OT 4" w:date="2026-05-15T14:18:00Z" w16du:dateUtc="2026-05-15T12:18:00Z">
        <w:r>
          <w:t>izxda</w:t>
        </w:r>
        <w:proofErr w:type="spellEnd"/>
        <w:r>
          <w:t xml:space="preserve"> la dejaremos igual que la anterior. </w:t>
        </w:r>
      </w:ins>
    </w:p>
    <w:p w14:paraId="22B2C5A7" w14:textId="25AC2472" w:rsidR="0018627D" w:rsidRDefault="0018627D">
      <w:pPr>
        <w:rPr>
          <w:ins w:id="10" w:author="OT 4" w:date="2026-05-15T14:22:00Z" w16du:dateUtc="2026-05-15T12:22:00Z"/>
        </w:rPr>
      </w:pPr>
      <w:proofErr w:type="gramStart"/>
      <w:ins w:id="11" w:author="OT 4" w:date="2026-05-15T14:18:00Z" w16du:dateUtc="2026-05-15T12:18:00Z">
        <w:r>
          <w:t>Mientras  que</w:t>
        </w:r>
        <w:proofErr w:type="gramEnd"/>
        <w:r>
          <w:t xml:space="preserve"> </w:t>
        </w:r>
        <w:proofErr w:type="spellStart"/>
        <w:r>
          <w:t>ñla</w:t>
        </w:r>
        <w:proofErr w:type="spellEnd"/>
        <w:r>
          <w:t xml:space="preserve"> columna de la </w:t>
        </w:r>
        <w:proofErr w:type="spellStart"/>
        <w:r>
          <w:t>dertecha</w:t>
        </w:r>
        <w:proofErr w:type="spellEnd"/>
        <w:r>
          <w:t>, al desaparecer la vista previa</w:t>
        </w:r>
      </w:ins>
      <w:ins w:id="12" w:author="OT 4" w:date="2026-05-15T14:19:00Z" w16du:dateUtc="2026-05-15T12:19:00Z">
        <w:r>
          <w:t xml:space="preserve"> nos queda </w:t>
        </w:r>
        <w:proofErr w:type="spellStart"/>
        <w:r>
          <w:t>mas</w:t>
        </w:r>
        <w:proofErr w:type="spellEnd"/>
        <w:r>
          <w:t xml:space="preserve"> sitio, para ampliar en altura los “Datos del Plano</w:t>
        </w:r>
      </w:ins>
      <w:ins w:id="13" w:author="OT 4" w:date="2026-05-15T14:20:00Z" w16du:dateUtc="2026-05-15T12:20:00Z">
        <w:r>
          <w:t xml:space="preserve"> (CAJETIN)” y Datos de la pieza”. </w:t>
        </w:r>
      </w:ins>
      <w:ins w:id="14" w:author="OT 4" w:date="2026-05-15T14:21:00Z" w16du:dateUtc="2026-05-15T12:21:00Z">
        <w:r>
          <w:t xml:space="preserve">De los 6 botones </w:t>
        </w:r>
        <w:proofErr w:type="gramStart"/>
        <w:r>
          <w:t>solamente  dejaremos</w:t>
        </w:r>
        <w:proofErr w:type="gramEnd"/>
        <w:r>
          <w:t xml:space="preserve"> solamente la línea central, es decir, los dos botones de “Elegir DFT y cargar cajetín </w:t>
        </w:r>
      </w:ins>
      <w:ins w:id="15" w:author="OT 4" w:date="2026-05-15T14:22:00Z" w16du:dateUtc="2026-05-15T12:22:00Z">
        <w:r>
          <w:t xml:space="preserve">y </w:t>
        </w:r>
        <w:proofErr w:type="spellStart"/>
        <w:r>
          <w:t>Parts_List</w:t>
        </w:r>
        <w:proofErr w:type="spellEnd"/>
        <w:r>
          <w:t xml:space="preserve">”, y “Aplicar a cajetín + </w:t>
        </w:r>
        <w:proofErr w:type="spellStart"/>
        <w:r>
          <w:t>Part_list</w:t>
        </w:r>
        <w:proofErr w:type="spellEnd"/>
        <w:r>
          <w:t xml:space="preserve"> al DFT”.</w:t>
        </w:r>
      </w:ins>
    </w:p>
    <w:p w14:paraId="33903EF4" w14:textId="74B76B90" w:rsidR="0018627D" w:rsidRDefault="0018627D">
      <w:pPr>
        <w:rPr>
          <w:ins w:id="16" w:author="OT 4" w:date="2026-05-15T14:23:00Z" w16du:dateUtc="2026-05-15T12:23:00Z"/>
        </w:rPr>
      </w:pPr>
      <w:ins w:id="17" w:author="OT 4" w:date="2026-05-15T14:22:00Z" w16du:dateUtc="2026-05-15T12:22:00Z">
        <w:r>
          <w:t xml:space="preserve">Los demás </w:t>
        </w:r>
        <w:proofErr w:type="spellStart"/>
        <w:r>
          <w:t>botonesse</w:t>
        </w:r>
        <w:proofErr w:type="spellEnd"/>
        <w:r>
          <w:t xml:space="preserve"> van a la nueva pantalla y ultima, me da igual donde los pongas.</w:t>
        </w:r>
      </w:ins>
    </w:p>
    <w:p w14:paraId="6F0F9D00" w14:textId="77777777" w:rsidR="0018627D" w:rsidRDefault="0018627D">
      <w:pPr>
        <w:rPr>
          <w:ins w:id="18" w:author="OT 4" w:date="2026-05-15T14:24:00Z" w16du:dateUtc="2026-05-15T12:24:00Z"/>
        </w:rPr>
      </w:pPr>
    </w:p>
    <w:p w14:paraId="7D6FAFB6" w14:textId="77777777" w:rsidR="003C5AD9" w:rsidRDefault="003C5AD9">
      <w:pPr>
        <w:rPr>
          <w:ins w:id="19" w:author="OT 4" w:date="2026-05-15T14:24:00Z" w16du:dateUtc="2026-05-15T12:24:00Z"/>
        </w:rPr>
      </w:pPr>
    </w:p>
    <w:p w14:paraId="3F586104" w14:textId="77777777" w:rsidR="003C5AD9" w:rsidRDefault="003C5AD9">
      <w:pPr>
        <w:rPr>
          <w:ins w:id="20" w:author="OT 4" w:date="2026-05-15T14:24:00Z" w16du:dateUtc="2026-05-15T12:24:00Z"/>
        </w:rPr>
      </w:pPr>
    </w:p>
    <w:p w14:paraId="7716EA48" w14:textId="77777777" w:rsidR="003C5AD9" w:rsidRDefault="003C5AD9">
      <w:pPr>
        <w:rPr>
          <w:ins w:id="21" w:author="OT 4" w:date="2026-05-15T14:24:00Z" w16du:dateUtc="2026-05-15T12:24:00Z"/>
        </w:rPr>
      </w:pPr>
    </w:p>
    <w:p w14:paraId="441B0131" w14:textId="77777777" w:rsidR="003C5AD9" w:rsidRDefault="003C5AD9">
      <w:pPr>
        <w:rPr>
          <w:ins w:id="22" w:author="OT 4" w:date="2026-05-15T14:24:00Z" w16du:dateUtc="2026-05-15T12:24:00Z"/>
        </w:rPr>
      </w:pPr>
    </w:p>
    <w:p w14:paraId="76FFA8EF" w14:textId="77777777" w:rsidR="003C5AD9" w:rsidRDefault="003C5AD9">
      <w:pPr>
        <w:rPr>
          <w:ins w:id="23" w:author="OT 4" w:date="2026-05-15T14:24:00Z" w16du:dateUtc="2026-05-15T12:24:00Z"/>
        </w:rPr>
      </w:pPr>
    </w:p>
    <w:p w14:paraId="537342F3" w14:textId="77777777" w:rsidR="003C5AD9" w:rsidRDefault="003C5AD9">
      <w:pPr>
        <w:rPr>
          <w:ins w:id="24" w:author="OT 4" w:date="2026-05-15T14:24:00Z" w16du:dateUtc="2026-05-15T12:24:00Z"/>
        </w:rPr>
      </w:pPr>
    </w:p>
    <w:p w14:paraId="5BEF25D5" w14:textId="77777777" w:rsidR="003C5AD9" w:rsidRDefault="003C5AD9">
      <w:pPr>
        <w:rPr>
          <w:ins w:id="25" w:author="OT 4" w:date="2026-05-15T14:24:00Z" w16du:dateUtc="2026-05-15T12:24:00Z"/>
        </w:rPr>
      </w:pPr>
    </w:p>
    <w:p w14:paraId="216B71B3" w14:textId="77777777" w:rsidR="003C5AD9" w:rsidRDefault="003C5AD9">
      <w:pPr>
        <w:rPr>
          <w:ins w:id="26" w:author="OT 4" w:date="2026-05-15T14:24:00Z" w16du:dateUtc="2026-05-15T12:24:00Z"/>
        </w:rPr>
      </w:pPr>
    </w:p>
    <w:p w14:paraId="741B2FC1" w14:textId="77777777" w:rsidR="003C5AD9" w:rsidRDefault="003C5AD9">
      <w:pPr>
        <w:rPr>
          <w:ins w:id="27" w:author="OT 4" w:date="2026-05-15T14:23:00Z" w16du:dateUtc="2026-05-15T12:23:00Z"/>
        </w:rPr>
      </w:pPr>
    </w:p>
    <w:p w14:paraId="22DBDAB2" w14:textId="146FAB89" w:rsidR="0018627D" w:rsidRDefault="0018627D">
      <w:pPr>
        <w:rPr>
          <w:ins w:id="28" w:author="OT 4" w:date="2026-05-15T14:23:00Z" w16du:dateUtc="2026-05-15T12:23:00Z"/>
        </w:rPr>
      </w:pPr>
      <w:ins w:id="29" w:author="OT 4" w:date="2026-05-15T14:23:00Z" w16du:dateUtc="2026-05-15T12:23:00Z">
        <w:r>
          <w:lastRenderedPageBreak/>
          <w:t>Y la tercera:</w:t>
        </w:r>
      </w:ins>
    </w:p>
    <w:p w14:paraId="447AFB1D" w14:textId="5F2A038A" w:rsidR="0018627D" w:rsidRDefault="003C5AD9">
      <w:pPr>
        <w:rPr>
          <w:ins w:id="30" w:author="OT 4" w:date="2026-05-15T14:25:00Z" w16du:dateUtc="2026-05-15T12:25:00Z"/>
        </w:rPr>
      </w:pPr>
      <w:ins w:id="31" w:author="OT 4" w:date="2026-05-15T14:24:00Z" w16du:dateUtc="2026-05-15T12:24:00Z">
        <w:r>
          <w:rPr>
            <w:noProof/>
          </w:rPr>
          <w:drawing>
            <wp:inline distT="0" distB="0" distL="0" distR="0" wp14:anchorId="57E02025" wp14:editId="19AACDA7">
              <wp:extent cx="5397500" cy="2995930"/>
              <wp:effectExtent l="0" t="0" r="0" b="0"/>
              <wp:docPr id="282531710" name="Imagen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"/>
                      <pic:cNvPicPr>
                        <a:picLocks noChangeAspect="1" noChangeArrowheads="1"/>
                      </pic:cNvPicPr>
                    </pic:nvPicPr>
                    <pic:blipFill>
                      <a:blip r:embed="rId6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397500" cy="29959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275E2012" w14:textId="7C6AAE3F" w:rsidR="003C5AD9" w:rsidRDefault="003C5AD9">
      <w:pPr>
        <w:rPr>
          <w:ins w:id="32" w:author="OT 4" w:date="2026-05-15T14:27:00Z" w16du:dateUtc="2026-05-15T12:27:00Z"/>
        </w:rPr>
      </w:pPr>
      <w:ins w:id="33" w:author="OT 4" w:date="2026-05-15T14:25:00Z" w16du:dateUtc="2026-05-15T12:25:00Z">
        <w:r>
          <w:t xml:space="preserve">Fijarte que </w:t>
        </w:r>
        <w:proofErr w:type="spellStart"/>
        <w:r>
          <w:t>miorandola</w:t>
        </w:r>
        <w:proofErr w:type="spellEnd"/>
        <w:r>
          <w:t xml:space="preserve"> </w:t>
        </w:r>
        <w:proofErr w:type="gramStart"/>
        <w:r>
          <w:t>ahora ,</w:t>
        </w:r>
        <w:proofErr w:type="gramEnd"/>
        <w:r>
          <w:t xml:space="preserve"> me parece </w:t>
        </w:r>
        <w:proofErr w:type="gramStart"/>
        <w:r>
          <w:t>que  no</w:t>
        </w:r>
        <w:proofErr w:type="gramEnd"/>
        <w:r>
          <w:t xml:space="preserve"> pita nada, y solo me hace falta </w:t>
        </w:r>
      </w:ins>
      <w:ins w:id="34" w:author="OT 4" w:date="2026-05-15T14:26:00Z" w16du:dateUtc="2026-05-15T12:26:00Z">
        <w:r>
          <w:t xml:space="preserve">las opciones de </w:t>
        </w:r>
        <w:proofErr w:type="gramStart"/>
        <w:r>
          <w:t>generación ,</w:t>
        </w:r>
        <w:proofErr w:type="gramEnd"/>
        <w:r>
          <w:t xml:space="preserve"> que si las pasamos al ultimo pestaña, esta de motor de acotación nos la llevamos a la ultima donde estamos colocado todo</w:t>
        </w:r>
      </w:ins>
      <w:ins w:id="35" w:author="OT 4" w:date="2026-05-15T14:27:00Z" w16du:dateUtc="2026-05-15T12:27:00Z">
        <w:r>
          <w:t xml:space="preserve"> lo que no es </w:t>
        </w:r>
        <w:proofErr w:type="spellStart"/>
        <w:r>
          <w:t>refernte</w:t>
        </w:r>
        <w:proofErr w:type="spellEnd"/>
        <w:r>
          <w:t xml:space="preserve"> </w:t>
        </w:r>
        <w:proofErr w:type="spellStart"/>
        <w:r>
          <w:t>tocasr</w:t>
        </w:r>
        <w:proofErr w:type="spellEnd"/>
        <w:r>
          <w:t xml:space="preserve"> a </w:t>
        </w:r>
        <w:proofErr w:type="spellStart"/>
        <w:r>
          <w:t>meniudo</w:t>
        </w:r>
        <w:proofErr w:type="spellEnd"/>
        <w:r>
          <w:t>.</w:t>
        </w:r>
      </w:ins>
    </w:p>
    <w:p w14:paraId="062DA18C" w14:textId="6A2A1226" w:rsidR="003C5AD9" w:rsidRDefault="003C5AD9">
      <w:ins w:id="36" w:author="OT 4" w:date="2026-05-15T14:27:00Z" w16du:dateUtc="2026-05-15T12:27:00Z">
        <w:r>
          <w:t xml:space="preserve">La pestaña de corte laser no la he probado todavía, </w:t>
        </w:r>
        <w:proofErr w:type="spellStart"/>
        <w:r>
          <w:t>ent</w:t>
        </w:r>
      </w:ins>
      <w:ins w:id="37" w:author="OT 4" w:date="2026-05-15T14:28:00Z" w16du:dateUtc="2026-05-15T12:28:00Z">
        <w:r>
          <w:t>on</w:t>
        </w:r>
        <w:proofErr w:type="spellEnd"/>
        <w:r>
          <w:t xml:space="preserve"> ces esta no la toques.</w:t>
        </w:r>
      </w:ins>
    </w:p>
    <w:sectPr w:rsidR="003C5A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OT 4">
    <w15:presenceInfo w15:providerId="AD" w15:userId="S-1-5-21-2688181760-3383181388-2453952776-111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978"/>
    <w:rsid w:val="0018627D"/>
    <w:rsid w:val="001C118C"/>
    <w:rsid w:val="003C5AD9"/>
    <w:rsid w:val="003F7978"/>
    <w:rsid w:val="004D59E5"/>
    <w:rsid w:val="00BB31DD"/>
    <w:rsid w:val="00FC4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12657E"/>
  <w15:chartTrackingRefBased/>
  <w15:docId w15:val="{D10192A7-CC13-4BA0-A74B-477DD7C83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7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7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79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7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79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79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79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79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79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79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79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79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79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797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79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79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79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79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79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7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79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7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7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79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79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797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79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797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7978"/>
    <w:rPr>
      <w:b/>
      <w:bCs/>
      <w:smallCaps/>
      <w:color w:val="0F4761" w:themeColor="accent1" w:themeShade="BF"/>
      <w:spacing w:val="5"/>
    </w:rPr>
  </w:style>
  <w:style w:type="paragraph" w:styleId="Revisin">
    <w:name w:val="Revision"/>
    <w:hidden/>
    <w:uiPriority w:val="99"/>
    <w:semiHidden/>
    <w:rsid w:val="0018627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411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 4</dc:creator>
  <cp:keywords/>
  <dc:description/>
  <cp:lastModifiedBy>OT 4</cp:lastModifiedBy>
  <cp:revision>1</cp:revision>
  <dcterms:created xsi:type="dcterms:W3CDTF">2026-05-15T11:53:00Z</dcterms:created>
  <dcterms:modified xsi:type="dcterms:W3CDTF">2026-05-15T12:30:00Z</dcterms:modified>
</cp:coreProperties>
</file>